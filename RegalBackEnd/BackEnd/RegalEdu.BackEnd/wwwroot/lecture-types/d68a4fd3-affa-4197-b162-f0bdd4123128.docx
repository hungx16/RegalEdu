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06" w:type="dxa"/>
        <w:tblInd w:w="-459" w:type="dxa"/>
        <w:tblLook w:val="04A0" w:firstRow="1" w:lastRow="0" w:firstColumn="1" w:lastColumn="0" w:noHBand="0" w:noVBand="1"/>
      </w:tblPr>
      <w:tblGrid>
        <w:gridCol w:w="4320"/>
        <w:gridCol w:w="5886"/>
      </w:tblGrid>
      <w:tr w:rsidR="008340D6" w:rsidRPr="00C87C9E" w14:paraId="10E195A0" w14:textId="77777777" w:rsidTr="00C87C9E">
        <w:tc>
          <w:tcPr>
            <w:tcW w:w="4320" w:type="dxa"/>
          </w:tcPr>
          <w:p w14:paraId="2D2CAC84" w14:textId="0EB66F9D" w:rsidR="008340D6" w:rsidRPr="00C87C9E" w:rsidRDefault="00427043" w:rsidP="00DC1D10">
            <w:pPr>
              <w:spacing w:after="0" w:line="312" w:lineRule="auto"/>
              <w:jc w:val="center"/>
              <w:rPr>
                <w:rFonts w:ascii="Times New Roman" w:hAnsi="Times New Roman" w:cs="Times New Roman"/>
                <w:sz w:val="26"/>
                <w:szCs w:val="26"/>
              </w:rPr>
            </w:pPr>
            <w:r w:rsidRPr="00C87C9E">
              <w:rPr>
                <w:rFonts w:ascii="Times New Roman" w:hAnsi="Times New Roman" w:cs="Times New Roman"/>
                <w:bCs/>
                <w:noProof/>
                <w:sz w:val="26"/>
                <w:szCs w:val="26"/>
              </w:rPr>
              <mc:AlternateContent>
                <mc:Choice Requires="wps">
                  <w:drawing>
                    <wp:anchor distT="0" distB="0" distL="114300" distR="114300" simplePos="0" relativeHeight="251658240" behindDoc="0" locked="0" layoutInCell="1" allowOverlap="1" wp14:anchorId="07E49276" wp14:editId="17A6CBE2">
                      <wp:simplePos x="0" y="0"/>
                      <wp:positionH relativeFrom="column">
                        <wp:posOffset>582930</wp:posOffset>
                      </wp:positionH>
                      <wp:positionV relativeFrom="paragraph">
                        <wp:posOffset>413385</wp:posOffset>
                      </wp:positionV>
                      <wp:extent cx="1562100" cy="0"/>
                      <wp:effectExtent l="0" t="0" r="0" b="0"/>
                      <wp:wrapNone/>
                      <wp:docPr id="672815378" name="Straight Connector 1"/>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6CF65B"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5.9pt,32.55pt" to="168.9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p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" strokecolor="black [3040]"/>
                  </w:pict>
                </mc:Fallback>
              </mc:AlternateContent>
            </w:r>
            <w:r w:rsidR="00000000" w:rsidRPr="00C87C9E">
              <w:rPr>
                <w:rFonts w:ascii="Times New Roman" w:hAnsi="Times New Roman" w:cs="Times New Roman"/>
                <w:bCs/>
                <w:sz w:val="26"/>
                <w:szCs w:val="26"/>
              </w:rPr>
              <w:t>SỞ Y TẾ TỈNH NINH BÌNH</w:t>
            </w:r>
            <w:r w:rsidR="00000000" w:rsidRPr="00C87C9E">
              <w:rPr>
                <w:rFonts w:ascii="Times New Roman" w:hAnsi="Times New Roman" w:cs="Times New Roman"/>
                <w:b/>
                <w:sz w:val="26"/>
                <w:szCs w:val="26"/>
              </w:rPr>
              <w:br/>
              <w:t xml:space="preserve">TRUNG TÂM Y TẾ </w:t>
            </w:r>
            <w:r w:rsidR="00722311" w:rsidRPr="00C87C9E">
              <w:rPr>
                <w:rFonts w:ascii="Times New Roman" w:hAnsi="Times New Roman" w:cs="Times New Roman"/>
                <w:b/>
                <w:sz w:val="26"/>
                <w:szCs w:val="26"/>
              </w:rPr>
              <w:t>NAM ĐINH</w:t>
            </w:r>
          </w:p>
        </w:tc>
        <w:tc>
          <w:tcPr>
            <w:tcW w:w="5886" w:type="dxa"/>
          </w:tcPr>
          <w:p w14:paraId="25E30272" w14:textId="77777777" w:rsidR="008340D6" w:rsidRPr="00C87C9E" w:rsidRDefault="00000000" w:rsidP="00DC1D10">
            <w:pPr>
              <w:spacing w:after="0" w:line="312" w:lineRule="auto"/>
              <w:jc w:val="center"/>
              <w:rPr>
                <w:rFonts w:ascii="Times New Roman" w:hAnsi="Times New Roman" w:cs="Times New Roman"/>
                <w:sz w:val="26"/>
                <w:szCs w:val="26"/>
              </w:rPr>
            </w:pPr>
            <w:r w:rsidRPr="00C87C9E">
              <w:rPr>
                <w:rFonts w:ascii="Times New Roman" w:hAnsi="Times New Roman" w:cs="Times New Roman"/>
                <w:b/>
                <w:sz w:val="26"/>
                <w:szCs w:val="26"/>
              </w:rPr>
              <w:t>CỘNG HÒA XÃ HỘI CHỦ NGHĨA VIỆT NAM</w:t>
            </w:r>
            <w:r w:rsidRPr="00C87C9E">
              <w:rPr>
                <w:rFonts w:ascii="Times New Roman" w:hAnsi="Times New Roman" w:cs="Times New Roman"/>
                <w:b/>
                <w:sz w:val="26"/>
                <w:szCs w:val="26"/>
              </w:rPr>
              <w:br/>
              <w:t>Độc lập - Tự do - Hạnh phúc</w:t>
            </w:r>
          </w:p>
        </w:tc>
      </w:tr>
    </w:tbl>
    <w:p w14:paraId="3935D62B" w14:textId="77777777" w:rsidR="008340D6" w:rsidRPr="00C87C9E" w:rsidRDefault="008340D6" w:rsidP="00E63476">
      <w:pPr>
        <w:spacing w:after="0" w:line="312" w:lineRule="auto"/>
        <w:jc w:val="center"/>
        <w:rPr>
          <w:rFonts w:ascii="Times New Roman" w:hAnsi="Times New Roman" w:cs="Times New Roman"/>
          <w:sz w:val="26"/>
          <w:szCs w:val="26"/>
        </w:rPr>
      </w:pPr>
    </w:p>
    <w:p w14:paraId="61660E8E" w14:textId="77777777" w:rsidR="008340D6" w:rsidRPr="00C87C9E" w:rsidRDefault="00000000" w:rsidP="00E63476">
      <w:pPr>
        <w:spacing w:after="0" w:line="312" w:lineRule="auto"/>
        <w:jc w:val="center"/>
        <w:rPr>
          <w:rFonts w:ascii="Times New Roman" w:hAnsi="Times New Roman" w:cs="Times New Roman"/>
          <w:sz w:val="26"/>
          <w:szCs w:val="26"/>
        </w:rPr>
      </w:pPr>
      <w:r w:rsidRPr="00C87C9E">
        <w:rPr>
          <w:rFonts w:ascii="Times New Roman" w:hAnsi="Times New Roman" w:cs="Times New Roman"/>
          <w:b/>
          <w:sz w:val="26"/>
          <w:szCs w:val="26"/>
        </w:rPr>
        <w:t>BÁO CÁO</w:t>
      </w:r>
    </w:p>
    <w:p w14:paraId="23493CBF" w14:textId="77777777" w:rsidR="008340D6" w:rsidRPr="00C87C9E" w:rsidRDefault="00000000" w:rsidP="00E63476">
      <w:pPr>
        <w:spacing w:after="0" w:line="312" w:lineRule="auto"/>
        <w:jc w:val="center"/>
        <w:rPr>
          <w:rFonts w:ascii="Times New Roman" w:hAnsi="Times New Roman" w:cs="Times New Roman"/>
          <w:sz w:val="26"/>
          <w:szCs w:val="26"/>
        </w:rPr>
      </w:pPr>
      <w:r w:rsidRPr="00C87C9E">
        <w:rPr>
          <w:rFonts w:ascii="Times New Roman" w:hAnsi="Times New Roman" w:cs="Times New Roman"/>
          <w:b/>
          <w:sz w:val="26"/>
          <w:szCs w:val="26"/>
        </w:rPr>
        <w:t>TỔNG KẾT KẾT QUẢ THỰC HIỆN ĐỀ TÀI KHOA HỌC</w:t>
      </w:r>
    </w:p>
    <w:p w14:paraId="4BAC3916" w14:textId="77777777" w:rsidR="008340D6" w:rsidRPr="00C87C9E" w:rsidRDefault="008340D6" w:rsidP="00DC1D10">
      <w:pPr>
        <w:spacing w:after="0" w:line="312" w:lineRule="auto"/>
        <w:jc w:val="both"/>
        <w:rPr>
          <w:rFonts w:ascii="Times New Roman" w:hAnsi="Times New Roman" w:cs="Times New Roman"/>
          <w:sz w:val="26"/>
          <w:szCs w:val="26"/>
        </w:rPr>
      </w:pPr>
    </w:p>
    <w:p w14:paraId="2916E8B2"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I. Thông tin chung</w:t>
      </w:r>
    </w:p>
    <w:p w14:paraId="6EE9B71F" w14:textId="0E63A0D3" w:rsidR="008340D6" w:rsidRPr="00C87C9E" w:rsidRDefault="00000000" w:rsidP="00DC1D10">
      <w:pPr>
        <w:spacing w:after="0" w:line="312" w:lineRule="auto"/>
        <w:jc w:val="both"/>
        <w:rPr>
          <w:rFonts w:ascii="Times New Roman" w:hAnsi="Times New Roman" w:cs="Times New Roman"/>
          <w:color w:val="FF0000"/>
          <w:sz w:val="26"/>
          <w:szCs w:val="26"/>
        </w:rPr>
      </w:pPr>
      <w:r w:rsidRPr="00C87C9E">
        <w:rPr>
          <w:rFonts w:ascii="Times New Roman" w:hAnsi="Times New Roman" w:cs="Times New Roman"/>
          <w:sz w:val="26"/>
          <w:szCs w:val="26"/>
        </w:rPr>
        <w:t xml:space="preserve">- Tên đề tài: Nghiên cứu biến chứng tổn thương võng mạc trên bệnh nhân đái tháo đường </w:t>
      </w:r>
      <w:proofErr w:type="spellStart"/>
      <w:r w:rsidRPr="00C87C9E">
        <w:rPr>
          <w:rFonts w:ascii="Times New Roman" w:hAnsi="Times New Roman" w:cs="Times New Roman"/>
          <w:sz w:val="26"/>
          <w:szCs w:val="26"/>
        </w:rPr>
        <w:t>t</w:t>
      </w:r>
      <w:r w:rsidR="00501EE2" w:rsidRPr="00C87C9E">
        <w:rPr>
          <w:rFonts w:ascii="Times New Roman" w:hAnsi="Times New Roman" w:cs="Times New Roman"/>
          <w:sz w:val="26"/>
          <w:szCs w:val="26"/>
        </w:rPr>
        <w:t>u</w:t>
      </w:r>
      <w:r w:rsidRPr="00C87C9E">
        <w:rPr>
          <w:rFonts w:ascii="Times New Roman" w:hAnsi="Times New Roman" w:cs="Times New Roman"/>
          <w:sz w:val="26"/>
          <w:szCs w:val="26"/>
        </w:rPr>
        <w:t>ýp</w:t>
      </w:r>
      <w:proofErr w:type="spellEnd"/>
      <w:r w:rsidRPr="00C87C9E">
        <w:rPr>
          <w:rFonts w:ascii="Times New Roman" w:hAnsi="Times New Roman" w:cs="Times New Roman"/>
          <w:sz w:val="26"/>
          <w:szCs w:val="26"/>
        </w:rPr>
        <w:t xml:space="preserve"> 2 tại </w:t>
      </w:r>
      <w:r w:rsidRPr="00C87C9E">
        <w:rPr>
          <w:rFonts w:ascii="Times New Roman" w:hAnsi="Times New Roman" w:cs="Times New Roman"/>
          <w:color w:val="FF0000"/>
          <w:sz w:val="26"/>
          <w:szCs w:val="26"/>
        </w:rPr>
        <w:t>Trung tâm Y tế Nghĩa Hưng.</w:t>
      </w:r>
    </w:p>
    <w:p w14:paraId="172324E3"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Chủ nhiệm đề tài: BSCKI. Quách Thị Hải Yến.</w:t>
      </w:r>
    </w:p>
    <w:p w14:paraId="3A4ADF6C" w14:textId="77777777" w:rsidR="008340D6" w:rsidRPr="00C87C9E" w:rsidRDefault="00000000" w:rsidP="00DC1D10">
      <w:pPr>
        <w:spacing w:after="0" w:line="312" w:lineRule="auto"/>
        <w:jc w:val="both"/>
        <w:rPr>
          <w:rFonts w:ascii="Times New Roman" w:hAnsi="Times New Roman" w:cs="Times New Roman"/>
          <w:color w:val="FF0000"/>
          <w:sz w:val="26"/>
          <w:szCs w:val="26"/>
        </w:rPr>
      </w:pPr>
      <w:r w:rsidRPr="00C87C9E">
        <w:rPr>
          <w:rFonts w:ascii="Times New Roman" w:hAnsi="Times New Roman" w:cs="Times New Roman"/>
          <w:sz w:val="26"/>
          <w:szCs w:val="26"/>
        </w:rPr>
        <w:t xml:space="preserve">- Đơn vị thực hiện: </w:t>
      </w:r>
      <w:r w:rsidRPr="00C87C9E">
        <w:rPr>
          <w:rFonts w:ascii="Times New Roman" w:hAnsi="Times New Roman" w:cs="Times New Roman"/>
          <w:color w:val="FF0000"/>
          <w:sz w:val="26"/>
          <w:szCs w:val="26"/>
        </w:rPr>
        <w:t>Khoa Khám bệnh – Trung tâm Y tế Nghĩa Hưng.</w:t>
      </w:r>
    </w:p>
    <w:p w14:paraId="656A0C99"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Thời gian thực hiện: Từ 01/3/2025 đến 31/8/2025.</w:t>
      </w:r>
    </w:p>
    <w:p w14:paraId="307225AC"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II. Mục tiêu nghiên cứu</w:t>
      </w:r>
    </w:p>
    <w:p w14:paraId="261BF407"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Mục tiêu chung: Mô tả thực trạng biến chứng tổn thương võng mạc trên bệnh nhân đái tháo đường týp 2 đang được quản lý, điều trị tại Trung tâm Y tế Nghĩa Hưng năm 2025 và phân tích một số yếu tố liên quan, nhằm đề xuất các giải pháp sàng lọc, quản lý và dự phòng phù hợp tại đơn vị.</w:t>
      </w:r>
    </w:p>
    <w:p w14:paraId="24D249A0" w14:textId="77777777" w:rsidR="008F53F1" w:rsidRDefault="00000000" w:rsidP="008F53F1">
      <w:pPr>
        <w:spacing w:after="0" w:line="312" w:lineRule="auto"/>
        <w:rPr>
          <w:rFonts w:ascii="Times New Roman" w:hAnsi="Times New Roman" w:cs="Times New Roman"/>
          <w:sz w:val="26"/>
          <w:szCs w:val="26"/>
        </w:rPr>
      </w:pPr>
      <w:r w:rsidRPr="00C87C9E">
        <w:rPr>
          <w:rFonts w:ascii="Times New Roman" w:hAnsi="Times New Roman" w:cs="Times New Roman"/>
          <w:sz w:val="26"/>
          <w:szCs w:val="26"/>
        </w:rPr>
        <w:t xml:space="preserve">- </w:t>
      </w:r>
      <w:proofErr w:type="spellStart"/>
      <w:r w:rsidRPr="00C87C9E">
        <w:rPr>
          <w:rFonts w:ascii="Times New Roman" w:hAnsi="Times New Roman" w:cs="Times New Roman"/>
          <w:sz w:val="26"/>
          <w:szCs w:val="26"/>
        </w:rPr>
        <w:t>Mục</w:t>
      </w:r>
      <w:proofErr w:type="spellEnd"/>
      <w:r w:rsidRPr="00C87C9E">
        <w:rPr>
          <w:rFonts w:ascii="Times New Roman" w:hAnsi="Times New Roman" w:cs="Times New Roman"/>
          <w:sz w:val="26"/>
          <w:szCs w:val="26"/>
        </w:rPr>
        <w:t xml:space="preserve"> </w:t>
      </w:r>
      <w:proofErr w:type="spellStart"/>
      <w:r w:rsidRPr="00C87C9E">
        <w:rPr>
          <w:rFonts w:ascii="Times New Roman" w:hAnsi="Times New Roman" w:cs="Times New Roman"/>
          <w:sz w:val="26"/>
          <w:szCs w:val="26"/>
        </w:rPr>
        <w:t>tiêu</w:t>
      </w:r>
      <w:proofErr w:type="spellEnd"/>
      <w:r w:rsidRPr="00C87C9E">
        <w:rPr>
          <w:rFonts w:ascii="Times New Roman" w:hAnsi="Times New Roman" w:cs="Times New Roman"/>
          <w:sz w:val="26"/>
          <w:szCs w:val="26"/>
        </w:rPr>
        <w:t xml:space="preserve"> </w:t>
      </w:r>
      <w:proofErr w:type="spellStart"/>
      <w:r w:rsidRPr="00C87C9E">
        <w:rPr>
          <w:rFonts w:ascii="Times New Roman" w:hAnsi="Times New Roman" w:cs="Times New Roman"/>
          <w:sz w:val="26"/>
          <w:szCs w:val="26"/>
        </w:rPr>
        <w:t>cụ</w:t>
      </w:r>
      <w:proofErr w:type="spellEnd"/>
      <w:r w:rsidRPr="00C87C9E">
        <w:rPr>
          <w:rFonts w:ascii="Times New Roman" w:hAnsi="Times New Roman" w:cs="Times New Roman"/>
          <w:sz w:val="26"/>
          <w:szCs w:val="26"/>
        </w:rPr>
        <w:t xml:space="preserve"> </w:t>
      </w:r>
      <w:proofErr w:type="spellStart"/>
      <w:r w:rsidRPr="00C87C9E">
        <w:rPr>
          <w:rFonts w:ascii="Times New Roman" w:hAnsi="Times New Roman" w:cs="Times New Roman"/>
          <w:sz w:val="26"/>
          <w:szCs w:val="26"/>
        </w:rPr>
        <w:t>thể</w:t>
      </w:r>
      <w:proofErr w:type="spellEnd"/>
      <w:r w:rsidRPr="00C87C9E">
        <w:rPr>
          <w:rFonts w:ascii="Times New Roman" w:hAnsi="Times New Roman" w:cs="Times New Roman"/>
          <w:sz w:val="26"/>
          <w:szCs w:val="26"/>
        </w:rPr>
        <w:t>:</w:t>
      </w:r>
      <w:r w:rsidR="00501EE2" w:rsidRPr="00C87C9E">
        <w:rPr>
          <w:rFonts w:ascii="Times New Roman" w:hAnsi="Times New Roman" w:cs="Times New Roman"/>
          <w:sz w:val="26"/>
          <w:szCs w:val="26"/>
        </w:rPr>
        <w:t xml:space="preserve"> </w:t>
      </w:r>
    </w:p>
    <w:p w14:paraId="039335A0" w14:textId="5344B41D" w:rsidR="00EE5E11" w:rsidRDefault="0031180D" w:rsidP="0031180D">
      <w:pPr>
        <w:spacing w:after="0" w:line="312" w:lineRule="auto"/>
        <w:ind w:firstLine="426"/>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Mô</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tả</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đặc</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điểm</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chung</w:t>
      </w:r>
      <w:proofErr w:type="spellEnd"/>
      <w:r w:rsidR="00000000" w:rsidRPr="00C87C9E">
        <w:rPr>
          <w:rFonts w:ascii="Times New Roman" w:hAnsi="Times New Roman" w:cs="Times New Roman"/>
          <w:sz w:val="26"/>
          <w:szCs w:val="26"/>
        </w:rPr>
        <w:t xml:space="preserve"> (tuổi, giới, nghề nghiệp, trình độ học vấn, bệnh lý kèm theo…) của nhóm bệnh nhân đái </w:t>
      </w:r>
      <w:proofErr w:type="spellStart"/>
      <w:r w:rsidR="00000000" w:rsidRPr="00C87C9E">
        <w:rPr>
          <w:rFonts w:ascii="Times New Roman" w:hAnsi="Times New Roman" w:cs="Times New Roman"/>
          <w:sz w:val="26"/>
          <w:szCs w:val="26"/>
        </w:rPr>
        <w:t>tháo</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đường</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týp</w:t>
      </w:r>
      <w:proofErr w:type="spellEnd"/>
      <w:r w:rsidR="00000000" w:rsidRPr="00C87C9E">
        <w:rPr>
          <w:rFonts w:ascii="Times New Roman" w:hAnsi="Times New Roman" w:cs="Times New Roman"/>
          <w:sz w:val="26"/>
          <w:szCs w:val="26"/>
        </w:rPr>
        <w:t xml:space="preserve"> 2.</w:t>
      </w:r>
      <w:r w:rsidR="00EE5E11">
        <w:rPr>
          <w:rFonts w:ascii="Times New Roman" w:hAnsi="Times New Roman" w:cs="Times New Roman"/>
          <w:sz w:val="26"/>
          <w:szCs w:val="26"/>
        </w:rPr>
        <w:t xml:space="preserve"> </w:t>
      </w:r>
    </w:p>
    <w:p w14:paraId="64ACC642" w14:textId="77777777" w:rsidR="0031180D" w:rsidRDefault="0031180D" w:rsidP="0031180D">
      <w:pPr>
        <w:spacing w:after="0" w:line="312" w:lineRule="auto"/>
        <w:ind w:firstLine="426"/>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Mô</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tả</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đặc</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điểm</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tổn</w:t>
      </w:r>
      <w:proofErr w:type="spellEnd"/>
      <w:r w:rsidR="00000000" w:rsidRPr="00C87C9E">
        <w:rPr>
          <w:rFonts w:ascii="Times New Roman" w:hAnsi="Times New Roman" w:cs="Times New Roman"/>
          <w:sz w:val="26"/>
          <w:szCs w:val="26"/>
        </w:rPr>
        <w:t xml:space="preserve"> thương mắt, đặc biệt là hình thái và giai đoạn bệnh võng </w:t>
      </w:r>
      <w:proofErr w:type="spellStart"/>
      <w:r w:rsidR="00000000" w:rsidRPr="00C87C9E">
        <w:rPr>
          <w:rFonts w:ascii="Times New Roman" w:hAnsi="Times New Roman" w:cs="Times New Roman"/>
          <w:sz w:val="26"/>
          <w:szCs w:val="26"/>
        </w:rPr>
        <w:t>mạc</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đái</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tháo</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đường</w:t>
      </w:r>
      <w:proofErr w:type="spellEnd"/>
      <w:r w:rsidR="00000000" w:rsidRPr="00C87C9E">
        <w:rPr>
          <w:rFonts w:ascii="Times New Roman" w:hAnsi="Times New Roman" w:cs="Times New Roman"/>
          <w:sz w:val="26"/>
          <w:szCs w:val="26"/>
        </w:rPr>
        <w:t>.</w:t>
      </w:r>
      <w:r w:rsidR="00EE5E11">
        <w:rPr>
          <w:rFonts w:ascii="Times New Roman" w:hAnsi="Times New Roman" w:cs="Times New Roman"/>
          <w:sz w:val="26"/>
          <w:szCs w:val="26"/>
        </w:rPr>
        <w:t xml:space="preserve"> </w:t>
      </w:r>
    </w:p>
    <w:p w14:paraId="196D8165" w14:textId="2AD2EEBD" w:rsidR="008340D6" w:rsidRPr="00C87C9E" w:rsidRDefault="0031180D" w:rsidP="0031180D">
      <w:pPr>
        <w:spacing w:after="0" w:line="312" w:lineRule="auto"/>
        <w:ind w:firstLine="426"/>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Phân</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tích</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mối</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liên</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quan</w:t>
      </w:r>
      <w:proofErr w:type="spellEnd"/>
      <w:r w:rsidR="00000000" w:rsidRPr="00C87C9E">
        <w:rPr>
          <w:rFonts w:ascii="Times New Roman" w:hAnsi="Times New Roman" w:cs="Times New Roman"/>
          <w:sz w:val="26"/>
          <w:szCs w:val="26"/>
        </w:rPr>
        <w:t xml:space="preserve"> giữa một số yếu tố bệnh sử (thời gian mắc bệnh, tăng huyết áp, tăng lipid máu, chế độ theo dõi, điều trị và hiệu quả kiểm soát đường máu) với tình trạng mắc bệnh võng </w:t>
      </w:r>
      <w:proofErr w:type="spellStart"/>
      <w:r w:rsidR="00000000" w:rsidRPr="00C87C9E">
        <w:rPr>
          <w:rFonts w:ascii="Times New Roman" w:hAnsi="Times New Roman" w:cs="Times New Roman"/>
          <w:sz w:val="26"/>
          <w:szCs w:val="26"/>
        </w:rPr>
        <w:t>mạc</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đái</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tháo</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đường</w:t>
      </w:r>
      <w:proofErr w:type="spellEnd"/>
      <w:r w:rsidR="00000000" w:rsidRPr="00C87C9E">
        <w:rPr>
          <w:rFonts w:ascii="Times New Roman" w:hAnsi="Times New Roman" w:cs="Times New Roman"/>
          <w:sz w:val="26"/>
          <w:szCs w:val="26"/>
        </w:rPr>
        <w:t>.</w:t>
      </w:r>
    </w:p>
    <w:p w14:paraId="1909B2CC"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III. Tính cấp thiết của đề tài</w:t>
      </w:r>
    </w:p>
    <w:p w14:paraId="241CEAF1" w14:textId="0CC23CC1" w:rsidR="008340D6" w:rsidRPr="00C87C9E" w:rsidRDefault="0031180D" w:rsidP="0031180D">
      <w:pPr>
        <w:tabs>
          <w:tab w:val="left" w:pos="567"/>
        </w:tabs>
        <w:spacing w:after="0" w:line="312" w:lineRule="auto"/>
        <w:jc w:val="both"/>
        <w:rPr>
          <w:rFonts w:ascii="Times New Roman" w:hAnsi="Times New Roman" w:cs="Times New Roman"/>
          <w:sz w:val="26"/>
          <w:szCs w:val="26"/>
        </w:rPr>
      </w:pPr>
      <w:r>
        <w:rPr>
          <w:rFonts w:ascii="Times New Roman" w:hAnsi="Times New Roman" w:cs="Times New Roman"/>
          <w:sz w:val="26"/>
          <w:szCs w:val="26"/>
        </w:rPr>
        <w:tab/>
      </w:r>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Đái</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tháo</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đường</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là</w:t>
      </w:r>
      <w:proofErr w:type="spellEnd"/>
      <w:r w:rsidR="00000000" w:rsidRPr="00C87C9E">
        <w:rPr>
          <w:rFonts w:ascii="Times New Roman" w:hAnsi="Times New Roman" w:cs="Times New Roman"/>
          <w:sz w:val="26"/>
          <w:szCs w:val="26"/>
        </w:rPr>
        <w:t xml:space="preserve"> bệnh mạn tính có xu hướng gia tăng nhanh, gây nhiều biến chứng cấp và mạn tính, trong đó bệnh võng mạc đái tháo đường là nguyên nhân hàng đầu gây giảm thị lực và mù lòa nếu không được phát hiện, điều trị kịp thời.</w:t>
      </w:r>
    </w:p>
    <w:p w14:paraId="046DE730" w14:textId="5E9B741C" w:rsidR="008340D6" w:rsidRPr="00C87C9E" w:rsidRDefault="0031180D" w:rsidP="0031180D">
      <w:pPr>
        <w:tabs>
          <w:tab w:val="left" w:pos="567"/>
        </w:tabs>
        <w:spacing w:after="0" w:line="312" w:lineRule="auto"/>
        <w:jc w:val="both"/>
        <w:rPr>
          <w:rFonts w:ascii="Times New Roman" w:hAnsi="Times New Roman" w:cs="Times New Roman"/>
          <w:sz w:val="26"/>
          <w:szCs w:val="26"/>
        </w:rPr>
      </w:pPr>
      <w:r>
        <w:rPr>
          <w:rFonts w:ascii="Times New Roman" w:hAnsi="Times New Roman" w:cs="Times New Roman"/>
          <w:sz w:val="26"/>
          <w:szCs w:val="26"/>
        </w:rPr>
        <w:tab/>
      </w:r>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Tại</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tuyến</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cơ</w:t>
      </w:r>
      <w:proofErr w:type="spellEnd"/>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sở</w:t>
      </w:r>
      <w:proofErr w:type="spellEnd"/>
      <w:r w:rsidR="00000000" w:rsidRPr="00C87C9E">
        <w:rPr>
          <w:rFonts w:ascii="Times New Roman" w:hAnsi="Times New Roman" w:cs="Times New Roman"/>
          <w:sz w:val="26"/>
          <w:szCs w:val="26"/>
        </w:rPr>
        <w:t>, số lượng bệnh nhân đái tháo đường được phát hiện và quản lý ngày càng nhiều, làm gia tăng nguy cơ xuất hiện các biến chứng mạn tính, đặc biệt là tổn thương mắt. Tuy nhiên, công tác sàng lọc, phát hiện sớm và quản lý bệnh võng mạc đái tháo đường tại đơn vị còn hạn chế; số liệu về tỷ lệ và đặc điểm tổn thương võng mạc chưa được thống kê đầy đủ.</w:t>
      </w:r>
    </w:p>
    <w:p w14:paraId="074AC26E" w14:textId="77777777" w:rsidR="008340D6" w:rsidRPr="00C87C9E" w:rsidRDefault="00000000" w:rsidP="0031180D">
      <w:pPr>
        <w:spacing w:after="0" w:line="312" w:lineRule="auto"/>
        <w:ind w:firstLine="720"/>
        <w:jc w:val="both"/>
        <w:rPr>
          <w:rFonts w:ascii="Times New Roman" w:hAnsi="Times New Roman" w:cs="Times New Roman"/>
          <w:sz w:val="26"/>
          <w:szCs w:val="26"/>
        </w:rPr>
      </w:pPr>
      <w:r w:rsidRPr="00C87C9E">
        <w:rPr>
          <w:rFonts w:ascii="Times New Roman" w:hAnsi="Times New Roman" w:cs="Times New Roman"/>
          <w:sz w:val="26"/>
          <w:szCs w:val="26"/>
        </w:rPr>
        <w:t>- Việc thực hiện đề tài giúp cung cấp bức tranh toàn diện về tình trạng tổn thương võng mạc do đái tháo đường tại Trung tâm Y tế Nghĩa Hưng, làm cơ sở khoa học để xây dựng chương trình sàng lọc, quản lý và dự phòng biến chứng phù hợp.</w:t>
      </w:r>
    </w:p>
    <w:p w14:paraId="5A11ACF5"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lastRenderedPageBreak/>
        <w:t>IV. Nội dung và phương pháp nghiên cứu</w:t>
      </w:r>
    </w:p>
    <w:p w14:paraId="73251947"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1. Nội dung nghiên cứu:</w:t>
      </w:r>
    </w:p>
    <w:p w14:paraId="7147B6AB"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Nội dung 1: Khảo sát đặc điểm chung của bệnh nhân đái tháo đường týp 2 đang được điều trị, quản lý tại Khoa Khám bệnh – Trung tâm Y tế Nghĩa Hưng.</w:t>
      </w:r>
    </w:p>
    <w:p w14:paraId="6737C451"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Nội dung 2: Khám mắt, ghi nhận các tổn thương mắt và mô tả hình thái, giai đoạn bệnh võng mạc đái tháo đường; phân tích mối liên quan giữa các yếu tố bệnh sử với tình trạng tổn thương võng mạc.</w:t>
      </w:r>
    </w:p>
    <w:p w14:paraId="61733D8D"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2. Phương pháp nghiên cứu:</w:t>
      </w:r>
    </w:p>
    <w:p w14:paraId="1D0D3A2B"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Thiết kế nghiên cứu: Nghiên cứu mô tả cắt ngang.</w:t>
      </w:r>
    </w:p>
    <w:p w14:paraId="1F7D4556"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Đối tượng nghiên cứu: Bệnh nhân đái tháo đường týp 2 đang điều trị và quản lý tại Trung tâm Y tế Nghĩa Hưng, thỏa mãn tiêu chuẩn lựa chọn và không thuộc tiêu chuẩn loại trừ.</w:t>
      </w:r>
    </w:p>
    <w:p w14:paraId="23D9B32F"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Cỡ mẫu và phương pháp chọn mẫu: Chọn mẫu toàn bộ, gồm 65 bệnh nhân đủ tiêu chuẩn trong thời gian nghiên cứu.</w:t>
      </w:r>
    </w:p>
    <w:p w14:paraId="71BBDBBA"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Phương pháp thu thập số liệu: Khai thác hồ sơ bệnh án, phỏng vấn trực tiếp theo mẫu phiếu nghiên cứu; khám lâm sàng, đo thị lực, soi đáy mắt sau khi nhỏ giãn đồng tử và ghi nhận tổn thương theo bảng kiểm chuẩn hóa.</w:t>
      </w:r>
    </w:p>
    <w:p w14:paraId="4EE95D9D"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Xử lý và phân tích số liệu: Mã hóa, nhập liệu và xử lý trên máy tính; sử dụng thống kê mô tả để mô tả đặc điểm đối tượng và tổn thương mắt; sử dụng các phép kiểm định thích hợp (như χ²) để đánh giá mối liên quan giữa yếu tố bệnh sử và bệnh võng mạc đái tháo đường.</w:t>
      </w:r>
    </w:p>
    <w:p w14:paraId="69B9315D"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V. Kết quả thực hiện</w:t>
      </w:r>
    </w:p>
    <w:p w14:paraId="00A7BB1E"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1. Kết quả theo từng mục tiêu:</w:t>
      </w:r>
    </w:p>
    <w:p w14:paraId="3DC22AD1"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Mục tiêu 1: Đặc điểm chung của 65 bệnh nhân cho thấy nhóm tuổi 65–75 chiếm tỷ lệ cao nhất; nam giới chiếm ưu thế; nghề nghiệp chủ yếu là nông dân và hưu trí. Tỷ lệ tăng huyết áp và tăng lipid máu cao, phản ánh gánh nặng bệnh lý toàn thân trên nhóm bệnh nhân nghiên cứu.</w:t>
      </w:r>
    </w:p>
    <w:p w14:paraId="5CF16140"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Mục tiêu 2: Về tổn thương mắt, phần lớn người bệnh có thị lực giảm; đục thủy tinh thể là bệnh lý mắt đi kèm thường gặp nhất. Tỷ lệ bệnh nhân có tổn thương võng mạc rất cao (khoảng trên 90%), trong đó chủ yếu là bệnh võng mạc đái tháo đường không tăng sinh mức nhẹ và trung bình, song vẫn ghi nhận các trường hợp nặng và tăng sinh.</w:t>
      </w:r>
    </w:p>
    <w:p w14:paraId="332CCAF0"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Mục tiêu 3: Thời gian mắc bệnh càng dài, kiểm soát đường máu càng kém thì tỷ lệ và mức độ nặng của bệnh võng mạc đái tháo đường càng tăng. Các yếu tố như tăng huyết áp, tăng lipid máu, chế độ theo dõi và tuân thủ điều trị chưa tốt cũng liên quan đến nguy cơ xuất hiện và tiến triển tổn thương võng mạc.</w:t>
      </w:r>
    </w:p>
    <w:p w14:paraId="5872283C"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2. Phân tích số liệu:</w:t>
      </w:r>
    </w:p>
    <w:p w14:paraId="2E7E77D7"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lastRenderedPageBreak/>
        <w:t>- Mô tả đối tượng nghiên cứu: Đối tượng chủ yếu là người cao tuổi, có nhiều bệnh lý mạn tính đi kèm, trình độ học vấn không đồng đều, một bộ phận còn hạn chế trong việc tiếp cận thông tin về bệnh và chăm sóc mắt.</w:t>
      </w:r>
    </w:p>
    <w:p w14:paraId="44C8381D"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Các bảng biểu, biểu đồ phân tích: Hệ thống bảng số liệu và biểu đồ đã phản ánh đầy đủ đặc điểm dịch tễ, lâm sàng, tổn thương mắt và các yếu tố liên quan, giúp nhận diện rõ mức độ phổ biến và mức độ nặng của bệnh võng mạc đái tháo đường tại đơn vị.</w:t>
      </w:r>
    </w:p>
    <w:p w14:paraId="501D958A"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Nhận định xu hướng, sự thay đổi và ý nghĩa thống kê: Kết quả cho thấy xu hướng tăng rõ rệt tỷ lệ bệnh võng mạc ở nhóm bệnh nhân có thời gian mắc bệnh dài và kiểm soát đường máu kém, với sự khác biệt có ý nghĩa thống kê; điều này phù hợp với cơ chế bệnh sinh của bệnh và các nghiên cứu trước đây.</w:t>
      </w:r>
    </w:p>
    <w:p w14:paraId="19FEA348"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VI. Bàn luận</w:t>
      </w:r>
    </w:p>
    <w:p w14:paraId="58CAB3F5"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So sánh với các nghiên cứu trước cho thấy tỷ lệ bệnh võng mạc đái tháo đường tại Trung tâm Y tế Nghĩa Hưng ở mức cao, có thể do đối tượng nghiên cứu chủ yếu là người cao tuổi, thời gian mắc bệnh kéo dài và có nhiều bệnh lý kèm theo.</w:t>
      </w:r>
    </w:p>
    <w:p w14:paraId="73669DAF"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Kết quả nghiên cứu khẳng định vai trò quan trọng của việc kiểm soát tốt đường máu, huyết áp, lipid máu và tuân thủ điều trị trong phòng ngừa biến chứng võng mạc. Đồng thời cho thấy nhu cầu cấp thiết của việc tổ chức khám sàng lọc mắt định kỳ cho bệnh nhân đái tháo đường tại tuyến cơ sở.</w:t>
      </w:r>
    </w:p>
    <w:p w14:paraId="42BC410E"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Nhìn chung, các mục tiêu nghiên cứu đã được hoàn thành; đề tài cung cấp dữ liệu thực tiễn có giá trị cho công tác quản lý, điều trị và dự phòng biến chứng mắt do đái tháo đường tại đơn vị.</w:t>
      </w:r>
    </w:p>
    <w:p w14:paraId="4B1880F0"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VII. Kết luận</w:t>
      </w:r>
    </w:p>
    <w:p w14:paraId="061762A3"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Đối tượng nghiên cứu gồm 65 bệnh nhân đái tháo đường týp 2, chủ yếu là người cao tuổi, có nhiều bệnh lý mạn tính đi kèm; tỷ lệ tăng huyết áp và tăng lipid máu cao.</w:t>
      </w:r>
    </w:p>
    <w:p w14:paraId="4A2FCCD3"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Tỷ lệ tổn thương võng mạc do đái tháo đường rất cao, trong đó đa số là bệnh võng mạc không tăng sinh mức nhẹ và trung bình; vẫn ghi nhận các trường hợp nặng và tăng sinh, có nguy cơ cao gây giảm thị lực và mù lòa.</w:t>
      </w:r>
    </w:p>
    <w:p w14:paraId="26D18AAD"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Thời gian mắc bệnh, mức độ kiểm soát đường máu, tăng huyết áp, tăng lipid máu và tuân thủ điều trị là những yếu tố liên quan mật thiết đến sự xuất hiện và mức độ nặng của bệnh võng mạc đái tháo đường.</w:t>
      </w:r>
    </w:p>
    <w:p w14:paraId="4FC1E863"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Đề tài đã đạt được mục tiêu chung và các mục tiêu cụ thể, cung cấp bức tranh toàn diện về biến chứng tổn thương võng mạc trên bệnh nhân đái tháo đường týp 2 tại Trung tâm Y tế Nghĩa Hưng.</w:t>
      </w:r>
    </w:p>
    <w:p w14:paraId="5CFCFA20"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VIII. Kiến nghị</w:t>
      </w:r>
    </w:p>
    <w:p w14:paraId="7014877F"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Đề nghị lãnh đạo đơn vị xây dựng và duy trì chương trình sàng lọc định kỳ bệnh võng mạc đái tháo đường cho tất cả bệnh nhân đái tháo đường đang được quản lý tại Trung tâm.</w:t>
      </w:r>
    </w:p>
    <w:p w14:paraId="5E9F063A"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lastRenderedPageBreak/>
        <w:t>- Tăng cường trang thiết bị khám mắt (đặc biệt máy soi đáy mắt, phương tiện chụp đáy mắt nếu có điều kiện) và đào tạo nhân lực nhãn khoa để triển khai hiệu quả công tác sàng lọc, phát hiện sớm và theo dõi bệnh võng mạc đái tháo đường.</w:t>
      </w:r>
    </w:p>
    <w:p w14:paraId="15BEB8EA"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Đẩy mạnh công tác truyền thông – giáo dục sức khỏe cho bệnh nhân và gia đình về tầm quan trọng của việc kiểm soát đường máu, huyết áp, lipid máu, cũng như khám mắt định kỳ nhằm phòng ngừa mù lòa do bệnh võng mạc đái tháo đường.</w:t>
      </w:r>
    </w:p>
    <w:p w14:paraId="50C89451"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 Khuyến khích thực hiện các nghiên cứu tiếp theo với cỡ mẫu lớn hơn và phạm vi rộng hơn để đánh giá đầy đủ hơn thực trạng và hiệu quả các biện pháp can thiệp trong phòng chống biến chứng mắt do đái tháo đường.</w:t>
      </w:r>
    </w:p>
    <w:p w14:paraId="39EEC0D1" w14:textId="77777777" w:rsidR="008340D6" w:rsidRPr="00C87C9E" w:rsidRDefault="008340D6" w:rsidP="00DC1D10">
      <w:pPr>
        <w:spacing w:after="0" w:line="312" w:lineRule="auto"/>
        <w:jc w:val="both"/>
        <w:rPr>
          <w:rFonts w:ascii="Times New Roman" w:hAnsi="Times New Roman" w:cs="Times New Roman"/>
          <w:sz w:val="26"/>
          <w:szCs w:val="26"/>
        </w:rPr>
      </w:pPr>
    </w:p>
    <w:p w14:paraId="1767E027" w14:textId="1BB4193D" w:rsidR="008340D6" w:rsidRPr="00C87C9E" w:rsidRDefault="00DC1D10" w:rsidP="00C87C9E">
      <w:pPr>
        <w:spacing w:after="0" w:line="312" w:lineRule="auto"/>
        <w:jc w:val="right"/>
        <w:rPr>
          <w:rFonts w:ascii="Times New Roman" w:hAnsi="Times New Roman" w:cs="Times New Roman"/>
          <w:sz w:val="26"/>
          <w:szCs w:val="26"/>
        </w:rPr>
      </w:pPr>
      <w:ins w:id="0" w:author="Microsoft Word" w:date="2025-12-10T20:28:00Z" w16du:dateUtc="2025-12-10T13:28:00Z">
        <w:r w:rsidRPr="00C87C9E">
          <w:rPr>
            <w:rFonts w:ascii="Times New Roman" w:hAnsi="Times New Roman" w:cs="Times New Roman"/>
            <w:sz w:val="26"/>
            <w:szCs w:val="26"/>
          </w:rPr>
          <w:t>Ninh Bình</w:t>
        </w:r>
      </w:ins>
      <w:r w:rsidR="00000000" w:rsidRPr="00C87C9E">
        <w:rPr>
          <w:rFonts w:ascii="Times New Roman" w:hAnsi="Times New Roman" w:cs="Times New Roman"/>
          <w:sz w:val="26"/>
          <w:szCs w:val="26"/>
        </w:rPr>
        <w:t xml:space="preserve">, </w:t>
      </w:r>
      <w:proofErr w:type="spellStart"/>
      <w:r w:rsidR="00000000" w:rsidRPr="00C87C9E">
        <w:rPr>
          <w:rFonts w:ascii="Times New Roman" w:hAnsi="Times New Roman" w:cs="Times New Roman"/>
          <w:sz w:val="26"/>
          <w:szCs w:val="26"/>
        </w:rPr>
        <w:t>ngày</w:t>
      </w:r>
      <w:proofErr w:type="spellEnd"/>
      <w:r w:rsidR="00000000" w:rsidRPr="00C87C9E">
        <w:rPr>
          <w:rFonts w:ascii="Times New Roman" w:hAnsi="Times New Roman" w:cs="Times New Roman"/>
          <w:sz w:val="26"/>
          <w:szCs w:val="26"/>
        </w:rPr>
        <w:t xml:space="preserve"> 09 tháng 12 năm 2025</w:t>
      </w:r>
    </w:p>
    <w:p w14:paraId="070F03ED" w14:textId="77777777" w:rsidR="008340D6" w:rsidRPr="00C87C9E" w:rsidRDefault="00000000" w:rsidP="00C87C9E">
      <w:pPr>
        <w:spacing w:after="0" w:line="312" w:lineRule="auto"/>
        <w:ind w:left="5760" w:firstLine="720"/>
        <w:rPr>
          <w:rFonts w:ascii="Times New Roman" w:hAnsi="Times New Roman" w:cs="Times New Roman"/>
          <w:sz w:val="26"/>
          <w:szCs w:val="26"/>
        </w:rPr>
      </w:pPr>
      <w:r w:rsidRPr="00C87C9E">
        <w:rPr>
          <w:rFonts w:ascii="Times New Roman" w:hAnsi="Times New Roman" w:cs="Times New Roman"/>
          <w:sz w:val="26"/>
          <w:szCs w:val="26"/>
        </w:rPr>
        <w:t>Người làm báo cáo</w:t>
      </w:r>
    </w:p>
    <w:p w14:paraId="661640B6"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br w:type="page"/>
      </w:r>
    </w:p>
    <w:p w14:paraId="7EBD66FF"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lastRenderedPageBreak/>
        <w:t>BÁO CÁO HIỆU QUẢ ÁP DỤNG ĐỀ TÀI</w:t>
      </w:r>
    </w:p>
    <w:p w14:paraId="43253F85"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1. Tóm tắt tính mới của đề tài</w:t>
      </w:r>
    </w:p>
    <w:p w14:paraId="0702A6F7"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Đề tài là nghiên cứu đầu tiên mô tả có hệ thống thực trạng tổn thương võng mạc do đái tháo đường ở bệnh nhân týp 2 tại Trung tâm Y tế Nghĩa Hưng, đồng thời phân tích đồng thời nhiều yếu tố liên quan (tuổi, thời gian mắc bệnh, kiểm soát đường máu, tăng huyết áp, tăng lipid máu...). Kết quả nghiên cứu được trình bày theo phân loại giai đoạn bệnh võng mạc đái tháo đường phù hợp với các hướng dẫn hiện hành, giúp áp dụng trực tiếp trong thực hành lâm sàng.</w:t>
      </w:r>
    </w:p>
    <w:p w14:paraId="0BCBF673"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2. Tóm tắt nội dung hiệu quả áp dụng của đề tài</w:t>
      </w:r>
    </w:p>
    <w:p w14:paraId="2ABA4D68"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Kết quả đề tài đã được sử dụng để nâng cao nhận thức của cán bộ y tế về tầm quan trọng của khám sàng lọc mắt cho bệnh nhân đái tháo đường, hỗ trợ lãnh đạo Trung tâm trong việc xây dựng kế hoạch tổ chức khám mắt định kỳ cho người bệnh. Dữ liệu nghiên cứu làm cơ sở cho việc ưu tiên đầu tư trang thiết bị khám mắt, điều chỉnh quy trình quản lý bệnh nhân đái tháo đường theo hướng gắn kết chặt chẽ hơn giữa điều trị nội khoa và theo dõi biến chứng tại mắt, qua đó góp phần phát hiện sớm, chuyển tuyến kịp thời những trường hợp tổn thương nặng.</w:t>
      </w:r>
    </w:p>
    <w:p w14:paraId="48384807"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b/>
          <w:sz w:val="26"/>
          <w:szCs w:val="26"/>
        </w:rPr>
        <w:t>3. Tóm tắt nội dung khả năng nhân rộng của đề tài</w:t>
      </w:r>
    </w:p>
    <w:p w14:paraId="323005B1" w14:textId="77777777" w:rsidR="008340D6" w:rsidRPr="00C87C9E" w:rsidRDefault="00000000" w:rsidP="00DC1D10">
      <w:pPr>
        <w:spacing w:after="0" w:line="312" w:lineRule="auto"/>
        <w:jc w:val="both"/>
        <w:rPr>
          <w:rFonts w:ascii="Times New Roman" w:hAnsi="Times New Roman" w:cs="Times New Roman"/>
          <w:sz w:val="26"/>
          <w:szCs w:val="26"/>
        </w:rPr>
      </w:pPr>
      <w:r w:rsidRPr="00C87C9E">
        <w:rPr>
          <w:rFonts w:ascii="Times New Roman" w:hAnsi="Times New Roman" w:cs="Times New Roman"/>
          <w:sz w:val="26"/>
          <w:szCs w:val="26"/>
        </w:rPr>
        <w:t>Quy trình nghiên cứu, hệ thống câu hỏi phỏng vấn, bảng kiểm khám mắt và cách thức thu thập, phân tích số liệu của đề tài có thể được áp dụng cho các khoa, phòng khác trong Trung tâm cũng như các cơ sở y tế tuyến huyện, tuyến xã trong tỉnh. Mô hình sàng lọc và quản lý biến chứng võng mạc do đái tháo đường mà đề tài gợi ý có thể được nhân rộng, giúp tăng hiệu quả công tác phòng chống mù lòa do đái tháo đường trên phạm vi rộng hơn.</w:t>
      </w:r>
    </w:p>
    <w:sectPr w:rsidR="008340D6" w:rsidRPr="00C87C9E" w:rsidSect="00DC1D1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027059">
    <w:abstractNumId w:val="8"/>
  </w:num>
  <w:num w:numId="2" w16cid:durableId="1354260347">
    <w:abstractNumId w:val="6"/>
  </w:num>
  <w:num w:numId="3" w16cid:durableId="219830708">
    <w:abstractNumId w:val="5"/>
  </w:num>
  <w:num w:numId="4" w16cid:durableId="1578318206">
    <w:abstractNumId w:val="4"/>
  </w:num>
  <w:num w:numId="5" w16cid:durableId="701705359">
    <w:abstractNumId w:val="7"/>
  </w:num>
  <w:num w:numId="6" w16cid:durableId="30542970">
    <w:abstractNumId w:val="3"/>
  </w:num>
  <w:num w:numId="7" w16cid:durableId="826820961">
    <w:abstractNumId w:val="2"/>
  </w:num>
  <w:num w:numId="8" w16cid:durableId="231695312">
    <w:abstractNumId w:val="1"/>
  </w:num>
  <w:num w:numId="9" w16cid:durableId="127057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80D"/>
    <w:rsid w:val="00326F90"/>
    <w:rsid w:val="00365EF8"/>
    <w:rsid w:val="00427043"/>
    <w:rsid w:val="00501EE2"/>
    <w:rsid w:val="00722311"/>
    <w:rsid w:val="007B686F"/>
    <w:rsid w:val="008340D6"/>
    <w:rsid w:val="008F53F1"/>
    <w:rsid w:val="00AA1D8D"/>
    <w:rsid w:val="00B47730"/>
    <w:rsid w:val="00C87C9E"/>
    <w:rsid w:val="00CB0664"/>
    <w:rsid w:val="00DC1D10"/>
    <w:rsid w:val="00E63476"/>
    <w:rsid w:val="00EE5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0FBE37-20B6-4DBE-98E4-3E23D3AD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Thế Vinh</cp:lastModifiedBy>
  <cp:revision>11</cp:revision>
  <dcterms:created xsi:type="dcterms:W3CDTF">2013-12-23T23:15:00Z</dcterms:created>
  <dcterms:modified xsi:type="dcterms:W3CDTF">2025-12-10T13:38:00Z</dcterms:modified>
  <cp:category/>
</cp:coreProperties>
</file>